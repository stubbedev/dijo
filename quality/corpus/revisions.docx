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The ledger records the lamp</w:t>
      </w:r>
      <w:r>
        <w:rPr>
          <w:vanish/>
        </w:rPr>
        <w:t xml:space="preserve"> in pencil</w:t>
      </w:r>
      <w:r>
        <w:rPr/>
        <w:t xml:space="preserve"> every evening.</w:t>
      </w:r>
    </w:p>
    <w:p>
      <w:pPr>
        <w:pStyle w:val="Normal"/>
        <w:bidi w:val="0"/>
        <w:rPr/>
      </w:pPr>
      <w:r>
        <w:rPr/>
        <w:t xml:space="preserve">Its entries fill eleven </w:t>
      </w:r>
      <w:del w:id="0" w:author="Editor" w:date="2026-01-05T10:00:00Z">
        <w:r>
          <w:rPr/>
          <w:delText xml:space="preserve">thin </w:delText>
        </w:r>
      </w:del>
      <w:ins w:id="1" w:author="Editor" w:date="2026-01-05T10:01:00Z">
        <w:r>
          <w:rPr/>
          <w:t xml:space="preserve">leather </w:t>
        </w:r>
      </w:ins>
      <w:r>
        <w:rPr/>
        <w:t>volumes.</w:t>
      </w:r>
    </w:p>
    <w:p>
      <w:pPr>
        <w:pStyle w:val="Normal"/>
        <w:bidi w:val="0"/>
        <w:rPr/>
      </w:pPr>
      <w:r>
        <w:rPr/>
        <w:t>Historians found that the plain entries</w:t>
      </w:r>
      <w:r>
        <w:rPr/>
        <w:commentReference w:id="0"/>
      </w:r>
      <w:r>
        <w:rPr/>
        <w:t xml:space="preserve"> told a richer story.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date="2026-01-06T09:00:00Z" w:initials="">
    <w:p>
      <w:pPr>
        <w:overflowPunct w:val="false"/>
        <w:bidi w:val="0"/>
        <w:rPr/>
      </w:pPr>
      <w:r>
        <w:annotationRef/>
      </w:r>
      <w:r>
        <w:rPr>
          <w:rFonts w:ascii="Noto Sans" w:hAnsi="Noto Sans"/>
          <w:sz w:val="24"/>
        </w:rPr>
        <w:t>Cite the archive catalogue here.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 Sans" w:hAnsi="Noto Sans" w:eastAsia="Noto Sans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